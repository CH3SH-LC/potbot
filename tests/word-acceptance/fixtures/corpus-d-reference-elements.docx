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harts/chart1.xml" ContentType="application/vnd.openxmlformats-officedocument.drawingml.chart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Heading1"/>
      </w:pPr>
      <w:bookmarkStart w:id="1" w:name="bm1"/>
      <w:r>
        <w:t>第一章</w:t>
      </w:r>
      <w:bookmarkEnd w:id="1"/>
    </w:p>
    <w:p>
      <w:hyperlink r:id="rId20" w:tooltip="外部">
        <w:r>
          <w:t>外链</w:t>
        </w:r>
      </w:hyperlink>
      <w:hyperlink w:anchor="bm1">
        <w:r>
          <w:t>内链</w:t>
        </w:r>
      </w:hyperlink>
    </w:p>
    <w:p>
      <w:fldSimple w:instr=" REF bm1 \h " w:dirty="true">
        <w:r>
          <w:t>第一章</w:t>
        </w:r>
      </w:fldSimple>
    </w:p>
    <w:p>
      <w:r>
        <w:fldChar w:fldCharType="begin" w:dirty="true"/>
      </w:r>
      <w:r>
        <w:instrText xml:space="preserve">TOC \o "1-3"</w:instrText>
      </w:r>
      <w:r>
        <w:fldChar w:fldCharType="separate"/>
      </w:r>
    </w:p>
    <w:p>
      <w:r>
        <w:t>第一章</w:t>
      </w:r>
    </w:p>
    <w:p>
      <w:r>
        <w:fldChar w:fldCharType="end"/>
      </w:r>
    </w:p>
    <w:p>
      <w:r>
        <w:t>正文</w:t>
      </w:r>
      <w:r>
        <w:rPr>
          <w:vertAlign w:val="superscript"/>
        </w:rPr>
        <w:footnoteReference w:id="1"/>
      </w:r>
      <w:r>
        <w:rPr>
          <w:vertAlign w:val="superscript"/>
        </w:rPr>
        <w:endnoteReference w:id="1"/>
      </w:r>
    </w:p>
    <w:p>
      <w:commentRangeStart w:id="1"/>
      <w:ins w:id="1" w:author="reviewer" w:date="2026-10-03T00:00:00Z">
        <w:r>
          <w:t>新增</w:t>
        </w:r>
      </w:ins>
      <w:commentRangeEnd w:id="1"/>
      <w:r>
        <w:commentReference w:id="1"/>
      </w:r>
    </w:p>
    <w:p>
      <w:del w:id="2" w:author="reviewer" w:date="2026-10-03T00:00:00Z">
        <w:r>
          <w:delText xml:space="preserve">删除</w:delText>
        </w:r>
      </w:del>
      <w:r>
        <w:t>保留</w:t>
      </w:r>
    </w:p>
    <w:p>
      <m:oMath>
        <m:f>
          <m:num>
            <m:r>
              <m:t>1</m:t>
            </m:r>
          </m:num>
          <m:den>
            <m:r>
              <m:t>2</m:t>
            </m:r>
          </m:den>
        </m:f>
      </m:oMath>
    </w:p>
    <w:sectPr>
      <w:pgSz w:w="11906" w:h="16838"/>
      <w:pgMar w:top="1440" w:right="1440" w:bottom="1440" w:left="1440" w:gutter="0"/>
      <w:cols w:num="1"/>
    </w:sectPr>
  </w:body>
</w:document>
</file>

<file path=word/comments.xml><?xml version="1.0" encoding="utf-8"?>
<w:comments xmlns:w="http://schemas.openxmlformats.org/wordprocessingml/2006/main">
  <w:comment w:id="1" w:author="审阅人">
    <w:p>
      <w:r>
        <w:t>这里要改</w:t>
      </w:r>
    </w:p>
  </w:comment>
</w:comments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rPr>
          <w:vertAlign w:val="superscript"/>
        </w:rPr>
        <w:endnoteRef/>
      </w:r>
      <w:r>
        <w:t>尾注正文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>脚注正文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20" Type="http://schemas.openxmlformats.org/officeDocument/2006/relationships/hyperlink" Target="https://example.com/ref" TargetMode="External"/><Relationship Id="rId21" Type="http://schemas.openxmlformats.org/officeDocument/2006/relationships/chart" Target="charts/chart1.xml"/><Relationship Id="rId22" Type="http://schemas.openxmlformats.org/officeDocument/2006/relationships/footnotes" Target="footnotes.xml"/><Relationship Id="rId23" Type="http://schemas.openxmlformats.org/officeDocument/2006/relationships/endnotes" Target="endnotes.xml"/><Relationship Id="rId24" Type="http://schemas.openxmlformats.org/officeDocument/2006/relationships/comments" Target="comments.xml"/></Relationships>
</file>

<file path=word/charts/chart1.xml><?xml version="1.0" encoding="utf-8"?>
<c:chartSpace xmlns:c="http://schemas.openxmlformats.org/drawingml/2006/chart" xmlns:a="http://schemas.openxmlformats.org/drawingml/2006/main">
  <c:chart>
    <c:plotArea>
      <c:barChart>
        <c:ser>
          <c:idx val="0"/>
          <c:val>
            <c:numRef>
              <c:numCach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val>
        </c:ser>
      </c:barChart>
    </c:plotArea>
  </c:chart>
</c:chartSpace>
</file>

<file path=docProps/core.xml><?xml version="1.0" encoding="utf-8"?>
<cp:coreProperties xmlns:cp="http://schemas.openxmlformats.org/package/2006/metadata/core-properties" xmlns:dc="http://purl.org/dc/elements/1.1/">
  <dc:title>独立验收自检样本</dc:title>
</cp:coreProperties>
</file>