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outlineLvl w:val="0"/>
      </w:pPr>
      <w:fldSimple w:instr=" REF 总则 \h " w:dirty="true"/>
      <w:bookmarkStart w:id="1" w:name="总则"/>
      <w:r>
        <w:t xml:space="preserve">总则</w:t>
      </w:r>
      <w:bookmarkEnd w:id="1"/>
    </w:p>
    <w:p>
      <w:hyperlink r:id="rId13" w:tooltip="外部链接（只记录，不抓取）">
        <w:r>
          <w:t xml:space="preserve">点这</w:t>
        </w:r>
        <w:r>
          <w:rPr>
            <w:vertAlign w:val="superscript"/>
          </w:rPr>
          <w:footnoteReference w:id="1"/>
        </w:r>
        <w:r>
          <w:t xml:space="preserve">里</w:t>
        </w:r>
      </w:hyperlink>
      <w:r>
        <w:t xml:space="preserve"> </w:t>
      </w:r>
      <w:hyperlink w:anchor="总则">
        <w:del w:id="2" w:author="审阅人" w:date="2026-10-03T00:00:00Z">
          <w:r>
            <w:delText xml:space="preserve">见</w:delText>
          </w:r>
          <w:r>
            <w:rPr>
              <w:vertAlign w:val="superscript"/>
            </w:rPr>
            <w:endnoteReference w:id="1"/>
          </w:r>
          <w:r>
            <w:delText xml:space="preserve">总</w:delText>
          </w:r>
        </w:del>
      </w:hyperlink>
      <w:r>
        <w:t xml:space="preserve">则 </w:t>
      </w:r>
      <w:commentRangeStart w:id="1"/>
      <w:ins w:id="1" w:author="审阅人" w:date="2026-10-03T00:00:00Z">
        <w:r>
          <w:t xml:space="preserve">正文</w:t>
        </w:r>
      </w:ins>
      <w:commentRangeEnd w:id="1"/>
      <w:r>
        <w:commentReference w:id="1"/>
      </w:r>
    </w:p>
    <w:p>
      <w:r>
        <w:fldChar w:fldCharType="begin" w:dirty="true"/>
      </w:r>
      <w:r>
        <w:instrText xml:space="preserve">TOC \o "1-3" \h \z \u</w:instrText>
      </w:r>
      <w:r>
        <w:fldChar w:fldCharType="separate"/>
      </w:r>
    </w:p>
    <w:p>
      <w:pPr>
        <w:ind w:left="0"/>
      </w:pPr>
      <w:r>
        <w:t xml:space="preserve">第一章 总则</w:t>
      </w:r>
    </w:p>
    <w:p>
      <w:r>
        <w:fldChar w:fldCharType="end"/>
      </w:r>
    </w:p>
    <w:sectPr>
      <w:pgSz w:w="11906" w:h="16838"/>
      <w:pgMar w:top="1440" w:right="1440" w:bottom="1440" w:left="144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审阅人">
    <w:p>
      <w:r>
        <w:t xml:space="preserve">这里要改（WCF-D60 批注）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vertAlign w:val="superscript"/>
        </w:rPr>
        <w:endnoteRef/>
      </w:r>
      <w:r>
        <w:t xml:space="preserve">尾注正文（WCF-D60）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脚注正文（WCF-D60）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image" Target="media/image1.png"/><Relationship Id="rId12" Type="http://schemas.openxmlformats.org/officeDocument/2006/relationships/customXml" Target="../customXml/item1.xml"/><Relationship Id="rId13" Type="http://schemas.openxmlformats.org/officeDocument/2006/relationships/hyperlink" Target="https://example.com/wcf-d60" TargetMode="External"/><Relationship Id="rId14" Type="http://schemas.openxmlformats.org/officeDocument/2006/relationships/footnotes" Target="footnotes.xml"/><Relationship Id="rId15" Type="http://schemas.openxmlformats.org/officeDocument/2006/relationships/endnotes" Target="endnotes.xml"/><Relationship Id="rId16" Type="http://schemas.openxmlformats.org/officeDocument/2006/relationships/comments" Target="comments.xml"/></Relationships>
</file>

<file path=customXml/item1.xml><?xml version="1.0" encoding="utf-8"?>
<root xmlns="urn:potbot:selftest:opaque">
  <note>opaque part preserved</note>
</root>
</file>

<file path=docProps/core.xml><?xml version="1.0" encoding="utf-8"?>
<cp:coreProperties xmlns:cp="http://schemas.openxmlformats.org/package/2006/metadata/core-properties" xmlns:dc="http://purl.org/dc/elements/1.1/">
  <dc:title>独立验收自检样本</dc:title>
</cp:coreProperties>
</file>